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73F0D" w14:textId="630CB994" w:rsidR="003B11F1" w:rsidRPr="00EB565A" w:rsidRDefault="004771A6">
      <w:pPr>
        <w:rPr>
          <w:smallCaps/>
        </w:rPr>
      </w:pPr>
      <w:r w:rsidRPr="00EB565A">
        <w:rPr>
          <w:noProof/>
        </w:rPr>
        <w:drawing>
          <wp:anchor distT="0" distB="0" distL="114300" distR="114300" simplePos="0" relativeHeight="251657728" behindDoc="0" locked="0" layoutInCell="1" allowOverlap="0" wp14:anchorId="21F7EF03" wp14:editId="6A638650">
            <wp:simplePos x="0" y="0"/>
            <wp:positionH relativeFrom="column">
              <wp:posOffset>4332605</wp:posOffset>
            </wp:positionH>
            <wp:positionV relativeFrom="page">
              <wp:posOffset>381000</wp:posOffset>
            </wp:positionV>
            <wp:extent cx="965200" cy="965200"/>
            <wp:effectExtent l="0" t="0" r="0" b="0"/>
            <wp:wrapSquare wrapText="bothSides"/>
            <wp:docPr id="2" name="Picture 2" descr="MedallionS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dallionSM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65200" cy="965200"/>
                    </a:xfrm>
                    <a:prstGeom prst="rect">
                      <a:avLst/>
                    </a:prstGeom>
                    <a:noFill/>
                    <a:ln>
                      <a:noFill/>
                    </a:ln>
                  </pic:spPr>
                </pic:pic>
              </a:graphicData>
            </a:graphic>
            <wp14:sizeRelH relativeFrom="page">
              <wp14:pctWidth>0</wp14:pctWidth>
            </wp14:sizeRelH>
            <wp14:sizeRelV relativeFrom="page">
              <wp14:pctHeight>0</wp14:pctHeight>
            </wp14:sizeRelV>
          </wp:anchor>
        </w:drawing>
      </w:r>
      <w:r w:rsidR="003B11F1" w:rsidRPr="00EB565A">
        <w:rPr>
          <w:smallCaps/>
        </w:rPr>
        <w:t>Department of Biology</w:t>
      </w:r>
    </w:p>
    <w:p w14:paraId="4EC82E66" w14:textId="6365694B" w:rsidR="00BF4553" w:rsidRPr="00EB565A" w:rsidRDefault="00BF4553">
      <w:pPr>
        <w:rPr>
          <w:smallCaps/>
        </w:rPr>
      </w:pPr>
      <w:r w:rsidRPr="00EB565A">
        <w:rPr>
          <w:smallCaps/>
        </w:rPr>
        <w:t xml:space="preserve">Dr. </w:t>
      </w:r>
      <w:r w:rsidR="00B62614">
        <w:rPr>
          <w:smallCaps/>
        </w:rPr>
        <w:t>Randy Klabacka</w:t>
      </w:r>
    </w:p>
    <w:p w14:paraId="713AD910" w14:textId="3FFBEB7F" w:rsidR="00BF4553" w:rsidRPr="00EB565A" w:rsidRDefault="00BF4553">
      <w:pPr>
        <w:rPr>
          <w:smallCaps/>
        </w:rPr>
      </w:pPr>
      <w:r w:rsidRPr="00EB565A">
        <w:rPr>
          <w:smallCaps/>
        </w:rPr>
        <w:t>LSB 2127</w:t>
      </w:r>
    </w:p>
    <w:p w14:paraId="3DE23ABA" w14:textId="601FEF9E" w:rsidR="00BF4553" w:rsidRPr="00EB565A" w:rsidRDefault="00BF4553">
      <w:pPr>
        <w:rPr>
          <w:smallCaps/>
        </w:rPr>
      </w:pPr>
      <w:r w:rsidRPr="00EB565A">
        <w:rPr>
          <w:smallCaps/>
        </w:rPr>
        <w:t>801-422-7263</w:t>
      </w:r>
    </w:p>
    <w:p w14:paraId="433889E2" w14:textId="77777777" w:rsidR="00EE39C9" w:rsidRPr="00716A8C" w:rsidRDefault="00EE39C9" w:rsidP="00652A0E">
      <w:pPr>
        <w:pStyle w:val="Header"/>
      </w:pPr>
    </w:p>
    <w:p w14:paraId="40A0852A" w14:textId="77777777" w:rsidR="009B53B1" w:rsidRDefault="009B53B1" w:rsidP="00685C78"/>
    <w:p w14:paraId="771CBFA8" w14:textId="77777777" w:rsidR="003A16FB" w:rsidRDefault="003A16FB" w:rsidP="00685C78"/>
    <w:p w14:paraId="75F5E331" w14:textId="77777777" w:rsidR="00E7188C" w:rsidRDefault="00E7188C" w:rsidP="00685C78"/>
    <w:p w14:paraId="0A5BAD05" w14:textId="77777777" w:rsidR="000E4117" w:rsidRDefault="000E4117" w:rsidP="000E4117">
      <w:r>
        <w:rPr>
          <w:i/>
          <w:iCs/>
        </w:rPr>
        <w:t>For AMNH</w:t>
      </w:r>
    </w:p>
    <w:p w14:paraId="7A0961CB" w14:textId="77777777" w:rsidR="000E4117" w:rsidRDefault="000E4117" w:rsidP="000E4117"/>
    <w:p w14:paraId="54F9A5CD" w14:textId="741E4E94" w:rsidR="000E4117" w:rsidRDefault="000E4117" w:rsidP="000E4117">
      <w:r>
        <w:t xml:space="preserve">My name is Austin Rejcek, I am a senior undergrad at BYU working </w:t>
      </w:r>
      <w:ins w:id="0" w:author="Randy Klabacka" w:date="2026-04-14T17:30:00Z" w16du:dateUtc="2026-04-14T23:30:00Z">
        <w:r>
          <w:t xml:space="preserve">in the Biology Department </w:t>
        </w:r>
      </w:ins>
      <w:r>
        <w:t xml:space="preserve">under Dr. Randy Klabacka (cc’ed). I am writing to </w:t>
      </w:r>
      <w:del w:id="1" w:author="Randy Klabacka" w:date="2026-04-14T17:30:00Z" w16du:dateUtc="2026-04-14T23:30:00Z">
        <w:r w:rsidDel="000E4117">
          <w:delText>inquire about</w:delText>
        </w:r>
      </w:del>
      <w:ins w:id="2" w:author="Randy Klabacka" w:date="2026-04-14T17:30:00Z" w16du:dateUtc="2026-04-14T23:30:00Z">
        <w:r>
          <w:t>request the</w:t>
        </w:r>
      </w:ins>
      <w:r>
        <w:t xml:space="preserve"> loan</w:t>
      </w:r>
      <w:ins w:id="3" w:author="Randy Klabacka" w:date="2026-04-14T17:30:00Z" w16du:dateUtc="2026-04-14T23:30:00Z">
        <w:r>
          <w:t xml:space="preserve"> of</w:t>
        </w:r>
      </w:ins>
      <w:del w:id="4" w:author="Randy Klabacka" w:date="2026-04-14T17:30:00Z" w16du:dateUtc="2026-04-14T23:30:00Z">
        <w:r w:rsidDel="000E4117">
          <w:delText>ing</w:delText>
        </w:r>
      </w:del>
      <w:r>
        <w:t xml:space="preserve"> specimens for use in a comparative morphology project.</w:t>
      </w:r>
    </w:p>
    <w:p w14:paraId="085A8976" w14:textId="77777777" w:rsidR="000E4117" w:rsidRDefault="000E4117" w:rsidP="000E4117"/>
    <w:p w14:paraId="14581B22" w14:textId="11AF5680" w:rsidR="000E4117" w:rsidRDefault="000E4117" w:rsidP="000E4117">
      <w:r>
        <w:t>The project is focus</w:t>
      </w:r>
      <w:ins w:id="5" w:author="Randy Klabacka" w:date="2026-04-14T17:30:00Z" w16du:dateUtc="2026-04-14T23:30:00Z">
        <w:r>
          <w:t>ed</w:t>
        </w:r>
      </w:ins>
      <w:del w:id="6" w:author="Randy Klabacka" w:date="2026-04-14T17:30:00Z" w16du:dateUtc="2026-04-14T23:30:00Z">
        <w:r w:rsidDel="000E4117">
          <w:delText>ing</w:delText>
        </w:r>
      </w:del>
      <w:r>
        <w:t xml:space="preserve"> on the palpebral (eyelid) scales of several Iguania lizards, as we noticed several species throughout the clade have modified these scales into a comb or “eyelash”</w:t>
      </w:r>
      <w:ins w:id="7" w:author="Randy Klabacka" w:date="2026-04-14T17:30:00Z" w16du:dateUtc="2026-04-14T23:30:00Z">
        <w:r>
          <w:t>-</w:t>
        </w:r>
      </w:ins>
      <w:del w:id="8" w:author="Randy Klabacka" w:date="2026-04-14T17:30:00Z" w16du:dateUtc="2026-04-14T23:30:00Z">
        <w:r w:rsidDel="000E4117">
          <w:delText xml:space="preserve"> </w:delText>
        </w:r>
      </w:del>
      <w:r>
        <w:t xml:space="preserve">like structure (see attached </w:t>
      </w:r>
      <w:ins w:id="9" w:author="Randy Klabacka" w:date="2026-04-14T17:30:00Z" w16du:dateUtc="2026-04-14T23:30:00Z">
        <w:r>
          <w:t xml:space="preserve">image </w:t>
        </w:r>
      </w:ins>
      <w:r>
        <w:t>for reference). This trait (palpebral combs) is most common in desert occupying species; but depending on the ecology/behavior of the species, there appears to be correlated morphological variation—perhaps morphs. The trait is present in nearly all Iguania families (excluding Chameleonidae),</w:t>
      </w:r>
      <w:ins w:id="10" w:author="Randy Klabacka" w:date="2026-04-14T17:31:00Z" w16du:dateUtc="2026-04-14T23:31:00Z">
        <w:r w:rsidR="00FE73E5">
          <w:t xml:space="preserve"> and</w:t>
        </w:r>
      </w:ins>
      <w:r>
        <w:t xml:space="preserve"> interestingly</w:t>
      </w:r>
      <w:del w:id="11" w:author="Randy Klabacka" w:date="2026-04-14T17:31:00Z" w16du:dateUtc="2026-04-14T23:31:00Z">
        <w:r w:rsidDel="00FE73E5">
          <w:delText>,</w:delText>
        </w:r>
      </w:del>
      <w:r>
        <w:t xml:space="preserve"> the trait is very uncommon outside of Iguania</w:t>
      </w:r>
      <w:ins w:id="12" w:author="Randy Klabacka" w:date="2026-04-14T17:31:00Z" w16du:dateUtc="2026-04-14T23:31:00Z">
        <w:r w:rsidR="00FE73E5">
          <w:t xml:space="preserve"> (</w:t>
        </w:r>
      </w:ins>
      <w:del w:id="13" w:author="Randy Klabacka" w:date="2026-04-14T17:31:00Z" w16du:dateUtc="2026-04-14T23:31:00Z">
        <w:r w:rsidDel="00FE73E5">
          <w:delText xml:space="preserve">, </w:delText>
        </w:r>
      </w:del>
      <w:r>
        <w:t>but there are some convergent forms in sandy Eublepharids and Lacertids</w:t>
      </w:r>
      <w:ins w:id="14" w:author="Randy Klabacka" w:date="2026-04-14T17:31:00Z" w16du:dateUtc="2026-04-14T23:31:00Z">
        <w:r w:rsidR="00FE73E5">
          <w:t>)</w:t>
        </w:r>
      </w:ins>
      <w:r>
        <w:t>. Within Iguania families, these different palpebral comb morphs seem to have parallel</w:t>
      </w:r>
      <w:ins w:id="15" w:author="Randy Klabacka" w:date="2026-04-14T17:32:00Z" w16du:dateUtc="2026-04-14T23:32:00Z">
        <w:r w:rsidR="00FE73E5">
          <w:t>l</w:t>
        </w:r>
      </w:ins>
      <w:r>
        <w:t xml:space="preserve">y evolved several times in accordance to species ecology. </w:t>
      </w:r>
      <w:del w:id="16" w:author="Randy Klabacka" w:date="2026-04-14T17:32:00Z" w16du:dateUtc="2026-04-14T23:32:00Z">
        <w:r w:rsidDel="00A07255">
          <w:delText>Interestingly, t</w:delText>
        </w:r>
      </w:del>
      <w:ins w:id="17" w:author="Randy Klabacka" w:date="2026-04-14T17:32:00Z" w16du:dateUtc="2026-04-14T23:32:00Z">
        <w:r w:rsidR="00A07255">
          <w:t>T</w:t>
        </w:r>
      </w:ins>
      <w:r>
        <w:t xml:space="preserve">his trait has not been published on, nor documented throughout Iguania. We have two goals for this study: (1) test </w:t>
      </w:r>
      <w:ins w:id="18" w:author="Randy Klabacka" w:date="2026-04-14T17:32:00Z" w16du:dateUtc="2026-04-14T23:32:00Z">
        <w:r w:rsidR="00A07255">
          <w:t xml:space="preserve">the adaptive nature of the trait </w:t>
        </w:r>
      </w:ins>
      <w:ins w:id="19" w:author="Randy Klabacka" w:date="2026-04-14T17:33:00Z" w16du:dateUtc="2026-04-14T23:33:00Z">
        <w:r w:rsidR="00B016E4">
          <w:t xml:space="preserve">and morph hypothesis </w:t>
        </w:r>
      </w:ins>
      <w:ins w:id="20" w:author="Randy Klabacka" w:date="2026-04-14T17:32:00Z" w16du:dateUtc="2026-04-14T23:32:00Z">
        <w:r w:rsidR="00A07255">
          <w:t xml:space="preserve">by assessing </w:t>
        </w:r>
      </w:ins>
      <w:r>
        <w:t>if scale morphology, quantified by micro-CT based 3D Geometric Morphometrics</w:t>
      </w:r>
      <w:ins w:id="21" w:author="Randy Klabacka" w:date="2026-04-14T17:32:00Z" w16du:dateUtc="2026-04-14T23:32:00Z">
        <w:r w:rsidR="00A07255">
          <w:t>,</w:t>
        </w:r>
      </w:ins>
      <w:r>
        <w:t xml:space="preserve"> is associated with ecological variables (habitat substrate, diet, locomotive behavior/burrowing) and phylogeny</w:t>
      </w:r>
      <w:del w:id="22" w:author="Randy Klabacka" w:date="2026-04-14T17:33:00Z" w16du:dateUtc="2026-04-14T23:33:00Z">
        <w:r w:rsidDel="00B016E4">
          <w:delText xml:space="preserve"> to test the adaptive nature of the trait and the morph hypothesis</w:delText>
        </w:r>
      </w:del>
      <w:ins w:id="23" w:author="Randy Klabacka" w:date="2026-04-14T17:33:00Z" w16du:dateUtc="2026-04-14T23:33:00Z">
        <w:r w:rsidR="00B016E4">
          <w:t>, and</w:t>
        </w:r>
      </w:ins>
      <w:del w:id="24" w:author="Randy Klabacka" w:date="2026-04-14T17:33:00Z" w16du:dateUtc="2026-04-14T23:33:00Z">
        <w:r w:rsidDel="00B016E4">
          <w:delText>;</w:delText>
        </w:r>
      </w:del>
      <w:r>
        <w:t xml:space="preserve"> (2) </w:t>
      </w:r>
      <w:ins w:id="25" w:author="Randy Klabacka" w:date="2026-04-14T17:33:00Z" w16du:dateUtc="2026-04-14T23:33:00Z">
        <w:r w:rsidR="00B016E4">
          <w:t>u</w:t>
        </w:r>
      </w:ins>
      <w:del w:id="26" w:author="Randy Klabacka" w:date="2026-04-14T17:33:00Z" w16du:dateUtc="2026-04-14T23:33:00Z">
        <w:r w:rsidDel="00B016E4">
          <w:delText>U</w:delText>
        </w:r>
      </w:del>
      <w:r>
        <w:t xml:space="preserve">tilize phylogenetic comparative methods (PCM) and ancestral state reconstruction to approximate whether the trait is ancestral or repeatedly evolved within Iguania. </w:t>
      </w:r>
    </w:p>
    <w:p w14:paraId="1315A1B9" w14:textId="77777777" w:rsidR="000E4117" w:rsidRDefault="000E4117" w:rsidP="000E4117"/>
    <w:p w14:paraId="3FE9FCCA" w14:textId="77777777" w:rsidR="000E4117" w:rsidRDefault="000E4117" w:rsidP="000E4117">
      <w:r>
        <w:t>We have received internal funding for this project ($4000), to cover costs of scanning. We anticipate a published manuscript for this project within one year. We plan to analyze 42 species, but only 4 are needed from AMNH (listed below).</w:t>
      </w:r>
    </w:p>
    <w:p w14:paraId="0E93AF45" w14:textId="77777777" w:rsidR="000E4117" w:rsidRDefault="000E4117" w:rsidP="000E4117"/>
    <w:p w14:paraId="52B7B465" w14:textId="08F12ECA" w:rsidR="000E4117" w:rsidRDefault="000E4117" w:rsidP="000E4117">
      <w:r>
        <w:t xml:space="preserve">Loaned specimens will be scanned at the University of Florida’s </w:t>
      </w:r>
      <w:commentRangeStart w:id="27"/>
      <w:r>
        <w:t>facilities</w:t>
      </w:r>
      <w:commentRangeEnd w:id="27"/>
      <w:r w:rsidR="00B016E4">
        <w:rPr>
          <w:rStyle w:val="CommentReference"/>
          <w:sz w:val="24"/>
          <w:szCs w:val="24"/>
        </w:rPr>
        <w:commentReference w:id="27"/>
      </w:r>
      <w:ins w:id="28" w:author="Randy Klabacka" w:date="2026-04-14T17:34:00Z" w16du:dateUtc="2026-04-14T23:34:00Z">
        <w:r w:rsidR="00B016E4">
          <w:t>. S</w:t>
        </w:r>
      </w:ins>
      <w:del w:id="29" w:author="Randy Klabacka" w:date="2026-04-14T17:34:00Z" w16du:dateUtc="2026-04-14T23:34:00Z">
        <w:r w:rsidDel="00B016E4">
          <w:delText>, s</w:delText>
        </w:r>
      </w:del>
      <w:r>
        <w:t xml:space="preserve">cans will be focused on the external scalation of the head region. Specimens will be kept at UF during the duration of the scanning. I've cc’d BYU’s collection manager (Alison Whiting) to help coordinate loans. However, as specimens are only needed at UF, </w:t>
      </w:r>
      <w:commentRangeStart w:id="30"/>
      <w:r>
        <w:t xml:space="preserve">Coleman Sheehy </w:t>
      </w:r>
      <w:commentRangeEnd w:id="30"/>
      <w:r w:rsidR="00B016E4">
        <w:rPr>
          <w:rStyle w:val="CommentReference"/>
          <w:sz w:val="24"/>
          <w:szCs w:val="24"/>
        </w:rPr>
        <w:commentReference w:id="30"/>
      </w:r>
      <w:r>
        <w:t xml:space="preserve">(UF collection manager, has requested that shipment of specimens be coordinated through him.  </w:t>
      </w:r>
    </w:p>
    <w:p w14:paraId="6C9067B9" w14:textId="77777777" w:rsidR="000E4117" w:rsidRDefault="000E4117" w:rsidP="000E4117"/>
    <w:p w14:paraId="7AE806A9" w14:textId="77777777" w:rsidR="000E4117" w:rsidRDefault="000E4117" w:rsidP="000E4117">
      <w:r>
        <w:lastRenderedPageBreak/>
        <w:t>Specimens:</w:t>
      </w:r>
    </w:p>
    <w:p w14:paraId="32547529" w14:textId="77777777" w:rsidR="000E4117" w:rsidRDefault="000E4117" w:rsidP="000E4117">
      <w:r>
        <w:rPr>
          <w:i/>
          <w:iCs/>
        </w:rPr>
        <w:t>Tropidurus erythrocephalus</w:t>
      </w:r>
      <w:r>
        <w:t>: R-138821, R-138822,</w:t>
      </w:r>
    </w:p>
    <w:p w14:paraId="6D1F71CB" w14:textId="77777777" w:rsidR="000E4117" w:rsidRDefault="000E4117" w:rsidP="000E4117">
      <w:r>
        <w:rPr>
          <w:i/>
          <w:iCs/>
        </w:rPr>
        <w:t>Pogona barbata</w:t>
      </w:r>
      <w:r>
        <w:t>: R-120257,R-120256, R-27286</w:t>
      </w:r>
    </w:p>
    <w:p w14:paraId="6A5D7905" w14:textId="77777777" w:rsidR="000E4117" w:rsidRDefault="000E4117" w:rsidP="000E4117">
      <w:r>
        <w:rPr>
          <w:i/>
          <w:iCs/>
        </w:rPr>
        <w:t>Liolaemus reichei</w:t>
      </w:r>
      <w:r>
        <w:t>: R-131852, R-131853</w:t>
      </w:r>
    </w:p>
    <w:p w14:paraId="1EF8B3D2" w14:textId="77777777" w:rsidR="000E4117" w:rsidRDefault="000E4117" w:rsidP="000E4117">
      <w:r>
        <w:rPr>
          <w:i/>
          <w:iCs/>
        </w:rPr>
        <w:t>Chalardon madagascariensis</w:t>
      </w:r>
      <w:r>
        <w:t>: R-12841, R-12843, R-12846</w:t>
      </w:r>
    </w:p>
    <w:p w14:paraId="4617548F" w14:textId="77777777" w:rsidR="000E4117" w:rsidRDefault="000E4117" w:rsidP="000E4117">
      <w:r>
        <w:t xml:space="preserve"> </w:t>
      </w:r>
    </w:p>
    <w:p w14:paraId="0813C08E" w14:textId="650252DA" w:rsidR="000E4117" w:rsidRDefault="000E4117" w:rsidP="000E4117">
      <w:r>
        <w:t>Note: The head region on these specimens will need to be well preserved for this project. The specimens listed here were not selected for any particular reason other than species</w:t>
      </w:r>
      <w:ins w:id="31" w:author="Randy Klabacka" w:date="2026-04-14T17:34:00Z" w16du:dateUtc="2026-04-14T23:34:00Z">
        <w:r w:rsidR="00CF4476">
          <w:t>–</w:t>
        </w:r>
      </w:ins>
      <w:del w:id="32" w:author="Randy Klabacka" w:date="2026-04-14T17:34:00Z" w16du:dateUtc="2026-04-14T23:34:00Z">
        <w:r w:rsidDel="00CF4476">
          <w:delText>,</w:delText>
        </w:r>
      </w:del>
      <w:r>
        <w:t xml:space="preserve"> if these are in poor condition, </w:t>
      </w:r>
      <w:del w:id="33" w:author="Randy Klabacka" w:date="2026-04-14T17:34:00Z" w16du:dateUtc="2026-04-14T23:34:00Z">
        <w:r w:rsidDel="00CF4476">
          <w:delText>it will be fine to</w:delText>
        </w:r>
      </w:del>
      <w:ins w:id="34" w:author="Randy Klabacka" w:date="2026-04-14T17:34:00Z" w16du:dateUtc="2026-04-14T23:34:00Z">
        <w:r w:rsidR="00CF4476">
          <w:t>we wou</w:t>
        </w:r>
      </w:ins>
      <w:ins w:id="35" w:author="Randy Klabacka" w:date="2026-04-14T17:35:00Z" w16du:dateUtc="2026-04-14T23:35:00Z">
        <w:r w:rsidR="00CF4476">
          <w:t>ld appreciate your judgment in</w:t>
        </w:r>
      </w:ins>
      <w:r>
        <w:t xml:space="preserve"> switch</w:t>
      </w:r>
      <w:ins w:id="36" w:author="Randy Klabacka" w:date="2026-04-14T17:35:00Z" w16du:dateUtc="2026-04-14T23:35:00Z">
        <w:r w:rsidR="00CF4476">
          <w:t>ing</w:t>
        </w:r>
      </w:ins>
      <w:r>
        <w:t xml:space="preserve"> to others of the same species. These species were selected for their presence of palpebral combs and unique ecologies relative to closely related taxa. Only one specimen per species will be scanned, but we will need multiple to take body/limb measurements to quantify locomotive behavior.</w:t>
      </w:r>
    </w:p>
    <w:p w14:paraId="3B631123" w14:textId="77777777" w:rsidR="0094077D" w:rsidRDefault="0094077D" w:rsidP="00F1222C"/>
    <w:p w14:paraId="0FDFD532" w14:textId="77777777" w:rsidR="0094077D" w:rsidRPr="00F1222C" w:rsidRDefault="0094077D" w:rsidP="00F1222C"/>
    <w:p w14:paraId="5811124D" w14:textId="078F2D62" w:rsidR="00464DAE" w:rsidRPr="008E501A" w:rsidRDefault="00464DAE" w:rsidP="00F1222C"/>
    <w:sectPr w:rsidR="00464DAE" w:rsidRPr="008E501A" w:rsidSect="0014720B">
      <w:headerReference w:type="even" r:id="rId12"/>
      <w:headerReference w:type="default" r:id="rId13"/>
      <w:footerReference w:type="even" r:id="rId14"/>
      <w:footerReference w:type="default" r:id="rId15"/>
      <w:headerReference w:type="first" r:id="rId16"/>
      <w:footerReference w:type="first" r:id="rId17"/>
      <w:pgSz w:w="12240" w:h="15840"/>
      <w:pgMar w:top="864" w:right="1440" w:bottom="72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7" w:author="Randy Klabacka" w:date="2026-04-14T17:34:00Z" w:initials="RK">
    <w:p w14:paraId="798F8A97" w14:textId="77777777" w:rsidR="00B016E4" w:rsidRDefault="00B016E4" w:rsidP="00B016E4">
      <w:r>
        <w:rPr>
          <w:rStyle w:val="CommentReference"/>
        </w:rPr>
        <w:annotationRef/>
      </w:r>
      <w:r>
        <w:rPr>
          <w:sz w:val="20"/>
          <w:szCs w:val="20"/>
        </w:rPr>
        <w:t>add name of specific facility</w:t>
      </w:r>
    </w:p>
  </w:comment>
  <w:comment w:id="30" w:author="Randy Klabacka" w:date="2026-04-14T17:34:00Z" w:initials="RK">
    <w:p w14:paraId="59776903" w14:textId="77777777" w:rsidR="00B016E4" w:rsidRDefault="00B016E4" w:rsidP="00B016E4">
      <w:r>
        <w:rPr>
          <w:rStyle w:val="CommentReference"/>
        </w:rPr>
        <w:annotationRef/>
      </w:r>
      <w:r>
        <w:rPr>
          <w:sz w:val="20"/>
          <w:szCs w:val="20"/>
        </w:rPr>
        <w:t>Should you also cc Coleman?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8F8A97" w15:done="0"/>
  <w15:commentEx w15:paraId="597769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132339" w16cex:dateUtc="2026-04-14T23:34:00Z"/>
  <w16cex:commentExtensible w16cex:durableId="6ACA7649" w16cex:dateUtc="2026-04-14T23: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8F8A97" w16cid:durableId="1A132339"/>
  <w16cid:commentId w16cid:paraId="59776903" w16cid:durableId="6ACA764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486BC" w14:textId="77777777" w:rsidR="00765DC9" w:rsidRDefault="00765DC9">
      <w:r>
        <w:separator/>
      </w:r>
    </w:p>
  </w:endnote>
  <w:endnote w:type="continuationSeparator" w:id="0">
    <w:p w14:paraId="5B8ED5DD" w14:textId="77777777" w:rsidR="00765DC9" w:rsidRDefault="00765D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altName w:val="Sylfaen"/>
    <w:panose1 w:val="020B0604020202020204"/>
    <w:charset w:val="00"/>
    <w:family w:val="auto"/>
    <w:pitch w:val="variable"/>
    <w:sig w:usb0="E00002FF" w:usb1="5000205A"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49082" w14:textId="77777777" w:rsidR="008100E6" w:rsidRDefault="008100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3B698" w14:textId="77777777" w:rsidR="008100E6" w:rsidRDefault="008100E6">
    <w:pPr>
      <w:pStyle w:val="Footer"/>
      <w:jc w:val="center"/>
    </w:pPr>
    <w:r>
      <w:t>701 E University Pkwy</w:t>
    </w:r>
  </w:p>
  <w:p w14:paraId="0DD0A2AA" w14:textId="16D935BE" w:rsidR="00530CCE" w:rsidRDefault="008100E6">
    <w:pPr>
      <w:pStyle w:val="Footer"/>
      <w:jc w:val="center"/>
    </w:pPr>
    <w:r>
      <w:t>4</w:t>
    </w:r>
    <w:r w:rsidR="00530CCE">
      <w:t>1</w:t>
    </w:r>
    <w:r w:rsidR="006522EF">
      <w:t>02</w:t>
    </w:r>
    <w:r w:rsidR="00530CCE">
      <w:t xml:space="preserve"> Life Sciences Building</w:t>
    </w:r>
  </w:p>
  <w:p w14:paraId="17FD0523" w14:textId="77777777" w:rsidR="00530CCE" w:rsidRDefault="00530CCE">
    <w:pPr>
      <w:pStyle w:val="Footer"/>
      <w:jc w:val="center"/>
    </w:pPr>
    <w:r>
      <w:t>Brigham Young University • Provo, Utah 84602-5253</w:t>
    </w:r>
  </w:p>
  <w:p w14:paraId="60BADE17" w14:textId="77777777" w:rsidR="00530CCE" w:rsidRDefault="00530CCE">
    <w:pPr>
      <w:pStyle w:val="Footer"/>
      <w:jc w:val="center"/>
    </w:pPr>
    <w:r>
      <w:t>(801) 422-</w:t>
    </w:r>
    <w:r w:rsidR="008100E6">
      <w:t>3132</w:t>
    </w:r>
    <w:r>
      <w:t xml:space="preserve"> / Fax: (801) 422-0</w:t>
    </w:r>
    <w:r w:rsidR="008100E6">
      <w:t>004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4662C" w14:textId="77777777" w:rsidR="008100E6" w:rsidRDefault="008100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72A71" w14:textId="77777777" w:rsidR="00765DC9" w:rsidRDefault="00765DC9">
      <w:r>
        <w:separator/>
      </w:r>
    </w:p>
  </w:footnote>
  <w:footnote w:type="continuationSeparator" w:id="0">
    <w:p w14:paraId="736B7A2C" w14:textId="77777777" w:rsidR="00765DC9" w:rsidRDefault="00765D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61BF1" w14:textId="77777777" w:rsidR="008100E6" w:rsidRDefault="008100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F1611" w14:textId="77777777" w:rsidR="008100E6" w:rsidRDefault="008100E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07A18" w14:textId="77777777" w:rsidR="008100E6" w:rsidRDefault="008100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224DC9"/>
    <w:multiLevelType w:val="hybridMultilevel"/>
    <w:tmpl w:val="2B50E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186885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ndy Klabacka">
    <w15:presenceInfo w15:providerId="AD" w15:userId="S::rklaback@byu.edu::8c15ea3e-3620-470c-b6df-eb6e7424d6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SystemFonts/>
  <w:activeWritingStyle w:appName="MSWord" w:lang="en-US" w:vendorID="64" w:dllVersion="4096" w:nlCheck="1" w:checkStyle="0"/>
  <w:activeWritingStyle w:appName="MSWord" w:lang="en-US" w:vendorID="64" w:dllVersion="0" w:nlCheck="1" w:checkStyle="0"/>
  <w:attachedTemplate r:id="rId1"/>
  <w:trackRevision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9CC"/>
    <w:rsid w:val="000150ED"/>
    <w:rsid w:val="00020C8D"/>
    <w:rsid w:val="0002511A"/>
    <w:rsid w:val="00036258"/>
    <w:rsid w:val="00047299"/>
    <w:rsid w:val="000529D4"/>
    <w:rsid w:val="000640B0"/>
    <w:rsid w:val="00065F7B"/>
    <w:rsid w:val="000710A6"/>
    <w:rsid w:val="000A6F9B"/>
    <w:rsid w:val="000C4FDC"/>
    <w:rsid w:val="000C72CD"/>
    <w:rsid w:val="000D4147"/>
    <w:rsid w:val="000D4FAB"/>
    <w:rsid w:val="000E4117"/>
    <w:rsid w:val="00113A22"/>
    <w:rsid w:val="00114C21"/>
    <w:rsid w:val="00134B4C"/>
    <w:rsid w:val="00140C83"/>
    <w:rsid w:val="001450BA"/>
    <w:rsid w:val="0014720B"/>
    <w:rsid w:val="00154CFB"/>
    <w:rsid w:val="00170708"/>
    <w:rsid w:val="001A4F1A"/>
    <w:rsid w:val="001C4ACC"/>
    <w:rsid w:val="001F3397"/>
    <w:rsid w:val="001F5230"/>
    <w:rsid w:val="002244B8"/>
    <w:rsid w:val="00225625"/>
    <w:rsid w:val="0025324A"/>
    <w:rsid w:val="00260904"/>
    <w:rsid w:val="0027417E"/>
    <w:rsid w:val="0027435C"/>
    <w:rsid w:val="00281FE1"/>
    <w:rsid w:val="002B2D49"/>
    <w:rsid w:val="002E043E"/>
    <w:rsid w:val="002F45C9"/>
    <w:rsid w:val="00301070"/>
    <w:rsid w:val="003354BF"/>
    <w:rsid w:val="0033780C"/>
    <w:rsid w:val="00340CF5"/>
    <w:rsid w:val="00351ADE"/>
    <w:rsid w:val="00364513"/>
    <w:rsid w:val="003801CD"/>
    <w:rsid w:val="003A16FB"/>
    <w:rsid w:val="003A3324"/>
    <w:rsid w:val="003A341C"/>
    <w:rsid w:val="003B11F1"/>
    <w:rsid w:val="003B4528"/>
    <w:rsid w:val="003E0A3B"/>
    <w:rsid w:val="003F20AE"/>
    <w:rsid w:val="004027D8"/>
    <w:rsid w:val="00402F82"/>
    <w:rsid w:val="00411521"/>
    <w:rsid w:val="00411AD1"/>
    <w:rsid w:val="00417BD2"/>
    <w:rsid w:val="00421535"/>
    <w:rsid w:val="00445C64"/>
    <w:rsid w:val="00464DAE"/>
    <w:rsid w:val="004771A6"/>
    <w:rsid w:val="00477607"/>
    <w:rsid w:val="00480DC8"/>
    <w:rsid w:val="00490D47"/>
    <w:rsid w:val="004B2CC8"/>
    <w:rsid w:val="004C3164"/>
    <w:rsid w:val="004C32AD"/>
    <w:rsid w:val="004C34A5"/>
    <w:rsid w:val="004C5C03"/>
    <w:rsid w:val="004E1B44"/>
    <w:rsid w:val="004F2D8A"/>
    <w:rsid w:val="00500C16"/>
    <w:rsid w:val="00530CCE"/>
    <w:rsid w:val="00532E97"/>
    <w:rsid w:val="00563B80"/>
    <w:rsid w:val="005B3354"/>
    <w:rsid w:val="005B550C"/>
    <w:rsid w:val="005B78D8"/>
    <w:rsid w:val="005D0282"/>
    <w:rsid w:val="005D4303"/>
    <w:rsid w:val="005E3369"/>
    <w:rsid w:val="0062669B"/>
    <w:rsid w:val="006271A4"/>
    <w:rsid w:val="00630098"/>
    <w:rsid w:val="0064359E"/>
    <w:rsid w:val="006522EF"/>
    <w:rsid w:val="00652A0E"/>
    <w:rsid w:val="00664420"/>
    <w:rsid w:val="0067228F"/>
    <w:rsid w:val="00674951"/>
    <w:rsid w:val="00685C78"/>
    <w:rsid w:val="006B24BB"/>
    <w:rsid w:val="006C0677"/>
    <w:rsid w:val="00716A8C"/>
    <w:rsid w:val="007203C0"/>
    <w:rsid w:val="00740B79"/>
    <w:rsid w:val="00740CE8"/>
    <w:rsid w:val="007477EE"/>
    <w:rsid w:val="0075426C"/>
    <w:rsid w:val="00764278"/>
    <w:rsid w:val="00765DC9"/>
    <w:rsid w:val="00767BA3"/>
    <w:rsid w:val="007706B5"/>
    <w:rsid w:val="00775215"/>
    <w:rsid w:val="0078052F"/>
    <w:rsid w:val="00795B71"/>
    <w:rsid w:val="007A6ABF"/>
    <w:rsid w:val="007C16C6"/>
    <w:rsid w:val="007C17B2"/>
    <w:rsid w:val="007D1BD0"/>
    <w:rsid w:val="007D3217"/>
    <w:rsid w:val="007D601C"/>
    <w:rsid w:val="007E759B"/>
    <w:rsid w:val="00807682"/>
    <w:rsid w:val="008100E6"/>
    <w:rsid w:val="00831DBC"/>
    <w:rsid w:val="00841A48"/>
    <w:rsid w:val="00854A4E"/>
    <w:rsid w:val="00861D60"/>
    <w:rsid w:val="008676AB"/>
    <w:rsid w:val="00870FD8"/>
    <w:rsid w:val="0087360E"/>
    <w:rsid w:val="00877AE8"/>
    <w:rsid w:val="008808A2"/>
    <w:rsid w:val="00894ABD"/>
    <w:rsid w:val="008B3F36"/>
    <w:rsid w:val="008B7BEE"/>
    <w:rsid w:val="008C071B"/>
    <w:rsid w:val="008D0CC2"/>
    <w:rsid w:val="008D77BE"/>
    <w:rsid w:val="008E501A"/>
    <w:rsid w:val="008F1067"/>
    <w:rsid w:val="008F5DDE"/>
    <w:rsid w:val="008F6288"/>
    <w:rsid w:val="008F6C5E"/>
    <w:rsid w:val="0091768F"/>
    <w:rsid w:val="009375A9"/>
    <w:rsid w:val="0094002F"/>
    <w:rsid w:val="0094077D"/>
    <w:rsid w:val="009428EF"/>
    <w:rsid w:val="00975794"/>
    <w:rsid w:val="00977A76"/>
    <w:rsid w:val="009B53B1"/>
    <w:rsid w:val="009D3458"/>
    <w:rsid w:val="009D7678"/>
    <w:rsid w:val="009E6D50"/>
    <w:rsid w:val="009F093A"/>
    <w:rsid w:val="00A03CB7"/>
    <w:rsid w:val="00A069FA"/>
    <w:rsid w:val="00A06D71"/>
    <w:rsid w:val="00A07255"/>
    <w:rsid w:val="00A10286"/>
    <w:rsid w:val="00A155FE"/>
    <w:rsid w:val="00A16B0C"/>
    <w:rsid w:val="00A24DAE"/>
    <w:rsid w:val="00A36CB9"/>
    <w:rsid w:val="00A37D42"/>
    <w:rsid w:val="00A546E0"/>
    <w:rsid w:val="00A62F36"/>
    <w:rsid w:val="00A949CC"/>
    <w:rsid w:val="00AC74A4"/>
    <w:rsid w:val="00AE4120"/>
    <w:rsid w:val="00AE65E5"/>
    <w:rsid w:val="00B016E4"/>
    <w:rsid w:val="00B2424B"/>
    <w:rsid w:val="00B27A07"/>
    <w:rsid w:val="00B3222C"/>
    <w:rsid w:val="00B32A4A"/>
    <w:rsid w:val="00B4523D"/>
    <w:rsid w:val="00B62614"/>
    <w:rsid w:val="00B67B36"/>
    <w:rsid w:val="00B90AD4"/>
    <w:rsid w:val="00BA453E"/>
    <w:rsid w:val="00BA5C2E"/>
    <w:rsid w:val="00BC3C8A"/>
    <w:rsid w:val="00BD585D"/>
    <w:rsid w:val="00BF4553"/>
    <w:rsid w:val="00C002B7"/>
    <w:rsid w:val="00C235FC"/>
    <w:rsid w:val="00C24AA9"/>
    <w:rsid w:val="00C36697"/>
    <w:rsid w:val="00C446B1"/>
    <w:rsid w:val="00C46D5C"/>
    <w:rsid w:val="00C706C3"/>
    <w:rsid w:val="00C81182"/>
    <w:rsid w:val="00C95711"/>
    <w:rsid w:val="00CA2111"/>
    <w:rsid w:val="00CB4021"/>
    <w:rsid w:val="00CB42D3"/>
    <w:rsid w:val="00CC07D1"/>
    <w:rsid w:val="00CC6DC0"/>
    <w:rsid w:val="00CE3206"/>
    <w:rsid w:val="00CF4476"/>
    <w:rsid w:val="00D03FD9"/>
    <w:rsid w:val="00D07EF7"/>
    <w:rsid w:val="00D17972"/>
    <w:rsid w:val="00D206D3"/>
    <w:rsid w:val="00D300FB"/>
    <w:rsid w:val="00D46172"/>
    <w:rsid w:val="00D61866"/>
    <w:rsid w:val="00D67F16"/>
    <w:rsid w:val="00D85210"/>
    <w:rsid w:val="00D85422"/>
    <w:rsid w:val="00D95B1F"/>
    <w:rsid w:val="00DB3945"/>
    <w:rsid w:val="00DB4BBB"/>
    <w:rsid w:val="00DF4361"/>
    <w:rsid w:val="00E024B0"/>
    <w:rsid w:val="00E02849"/>
    <w:rsid w:val="00E0653D"/>
    <w:rsid w:val="00E11B6A"/>
    <w:rsid w:val="00E24335"/>
    <w:rsid w:val="00E37995"/>
    <w:rsid w:val="00E43701"/>
    <w:rsid w:val="00E52ED3"/>
    <w:rsid w:val="00E5359B"/>
    <w:rsid w:val="00E667B3"/>
    <w:rsid w:val="00E66A82"/>
    <w:rsid w:val="00E7188C"/>
    <w:rsid w:val="00E71E99"/>
    <w:rsid w:val="00E734F6"/>
    <w:rsid w:val="00E8585A"/>
    <w:rsid w:val="00E90C56"/>
    <w:rsid w:val="00EA156B"/>
    <w:rsid w:val="00EA3542"/>
    <w:rsid w:val="00EB565A"/>
    <w:rsid w:val="00EB6C58"/>
    <w:rsid w:val="00EB7D8F"/>
    <w:rsid w:val="00EC7B15"/>
    <w:rsid w:val="00EE156A"/>
    <w:rsid w:val="00EE39C9"/>
    <w:rsid w:val="00F0227B"/>
    <w:rsid w:val="00F05902"/>
    <w:rsid w:val="00F1222C"/>
    <w:rsid w:val="00F566E6"/>
    <w:rsid w:val="00F6017C"/>
    <w:rsid w:val="00FA2059"/>
    <w:rsid w:val="00FC29A5"/>
    <w:rsid w:val="00FC3239"/>
    <w:rsid w:val="00FD61D6"/>
    <w:rsid w:val="00FE2BFF"/>
    <w:rsid w:val="00FE73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4D801FBC"/>
  <w14:defaultImageDpi w14:val="300"/>
  <w15:docId w15:val="{F7C7B172-9358-4043-BA38-11F073D81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w:eastAsia="Times" w:hAnsi="Tim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Hyperlink">
    <w:name w:val="Hyperlink"/>
    <w:basedOn w:val="DefaultParagraphFont"/>
    <w:rsid w:val="00EC7B15"/>
    <w:rPr>
      <w:color w:val="0000FF"/>
      <w:u w:val="single"/>
    </w:rPr>
  </w:style>
  <w:style w:type="paragraph" w:styleId="BalloonText">
    <w:name w:val="Balloon Text"/>
    <w:basedOn w:val="Normal"/>
    <w:link w:val="BalloonTextChar"/>
    <w:uiPriority w:val="99"/>
    <w:semiHidden/>
    <w:unhideWhenUsed/>
    <w:rsid w:val="004F2D8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F2D8A"/>
    <w:rPr>
      <w:rFonts w:ascii="Lucida Grande" w:eastAsia="Times" w:hAnsi="Lucida Grande" w:cs="Lucida Grande"/>
      <w:sz w:val="18"/>
      <w:szCs w:val="18"/>
    </w:rPr>
  </w:style>
  <w:style w:type="character" w:styleId="UnresolvedMention">
    <w:name w:val="Unresolved Mention"/>
    <w:basedOn w:val="DefaultParagraphFont"/>
    <w:uiPriority w:val="99"/>
    <w:semiHidden/>
    <w:unhideWhenUsed/>
    <w:rsid w:val="00A16B0C"/>
    <w:rPr>
      <w:color w:val="605E5C"/>
      <w:shd w:val="clear" w:color="auto" w:fill="E1DFDD"/>
    </w:rPr>
  </w:style>
  <w:style w:type="character" w:styleId="FollowedHyperlink">
    <w:name w:val="FollowedHyperlink"/>
    <w:basedOn w:val="DefaultParagraphFont"/>
    <w:uiPriority w:val="99"/>
    <w:semiHidden/>
    <w:unhideWhenUsed/>
    <w:rsid w:val="00A16B0C"/>
    <w:rPr>
      <w:color w:val="800080" w:themeColor="followedHyperlink"/>
      <w:u w:val="single"/>
    </w:rPr>
  </w:style>
  <w:style w:type="paragraph" w:styleId="Revision">
    <w:name w:val="Revision"/>
    <w:hidden/>
    <w:uiPriority w:val="99"/>
    <w:semiHidden/>
    <w:rsid w:val="00685C78"/>
    <w:rPr>
      <w:rFonts w:ascii="Times" w:eastAsia="Times" w:hAnsi="Times"/>
    </w:rPr>
  </w:style>
  <w:style w:type="paragraph" w:styleId="NormalWeb">
    <w:name w:val="Normal (Web)"/>
    <w:basedOn w:val="Normal"/>
    <w:uiPriority w:val="99"/>
    <w:unhideWhenUsed/>
    <w:rsid w:val="00500C16"/>
    <w:pPr>
      <w:spacing w:before="100" w:beforeAutospacing="1" w:after="100" w:afterAutospacing="1"/>
    </w:pPr>
    <w:rPr>
      <w:rFonts w:ascii="Times New Roman" w:eastAsia="Times New Roman" w:hAnsi="Times New Roman"/>
    </w:rPr>
  </w:style>
  <w:style w:type="character" w:styleId="CommentReference">
    <w:name w:val="annotation reference"/>
    <w:basedOn w:val="DefaultParagraphFont"/>
    <w:uiPriority w:val="99"/>
    <w:semiHidden/>
    <w:unhideWhenUsed/>
    <w:rsid w:val="00B016E4"/>
    <w:rPr>
      <w:sz w:val="16"/>
      <w:szCs w:val="16"/>
    </w:rPr>
  </w:style>
  <w:style w:type="paragraph" w:styleId="CommentText">
    <w:name w:val="annotation text"/>
    <w:basedOn w:val="Normal"/>
    <w:link w:val="CommentTextChar"/>
    <w:uiPriority w:val="99"/>
    <w:semiHidden/>
    <w:unhideWhenUsed/>
    <w:rsid w:val="00B016E4"/>
    <w:rPr>
      <w:sz w:val="20"/>
      <w:szCs w:val="20"/>
    </w:rPr>
  </w:style>
  <w:style w:type="character" w:customStyle="1" w:styleId="CommentTextChar">
    <w:name w:val="Comment Text Char"/>
    <w:basedOn w:val="DefaultParagraphFont"/>
    <w:link w:val="CommentText"/>
    <w:uiPriority w:val="99"/>
    <w:semiHidden/>
    <w:rsid w:val="00B016E4"/>
    <w:rPr>
      <w:rFonts w:ascii="Times" w:eastAsia="Times" w:hAnsi="Times"/>
      <w:sz w:val="20"/>
      <w:szCs w:val="20"/>
    </w:rPr>
  </w:style>
  <w:style w:type="paragraph" w:styleId="CommentSubject">
    <w:name w:val="annotation subject"/>
    <w:basedOn w:val="CommentText"/>
    <w:next w:val="CommentText"/>
    <w:link w:val="CommentSubjectChar"/>
    <w:uiPriority w:val="99"/>
    <w:semiHidden/>
    <w:unhideWhenUsed/>
    <w:rsid w:val="00B016E4"/>
    <w:rPr>
      <w:b/>
      <w:bCs/>
    </w:rPr>
  </w:style>
  <w:style w:type="character" w:customStyle="1" w:styleId="CommentSubjectChar">
    <w:name w:val="Comment Subject Char"/>
    <w:basedOn w:val="CommentTextChar"/>
    <w:link w:val="CommentSubject"/>
    <w:uiPriority w:val="99"/>
    <w:semiHidden/>
    <w:rsid w:val="00B016E4"/>
    <w:rPr>
      <w:rFonts w:ascii="Times" w:eastAsia="Times" w:hAnsi="Time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054371">
      <w:bodyDiv w:val="1"/>
      <w:marLeft w:val="0"/>
      <w:marRight w:val="0"/>
      <w:marTop w:val="0"/>
      <w:marBottom w:val="0"/>
      <w:divBdr>
        <w:top w:val="none" w:sz="0" w:space="0" w:color="auto"/>
        <w:left w:val="none" w:sz="0" w:space="0" w:color="auto"/>
        <w:bottom w:val="none" w:sz="0" w:space="0" w:color="auto"/>
        <w:right w:val="none" w:sz="0" w:space="0" w:color="auto"/>
      </w:divBdr>
    </w:div>
    <w:div w:id="1120877411">
      <w:bodyDiv w:val="1"/>
      <w:marLeft w:val="0"/>
      <w:marRight w:val="0"/>
      <w:marTop w:val="0"/>
      <w:marBottom w:val="0"/>
      <w:divBdr>
        <w:top w:val="none" w:sz="0" w:space="0" w:color="auto"/>
        <w:left w:val="none" w:sz="0" w:space="0" w:color="auto"/>
        <w:bottom w:val="none" w:sz="0" w:space="0" w:color="auto"/>
        <w:right w:val="none" w:sz="0" w:space="0" w:color="auto"/>
      </w:divBdr>
    </w:div>
    <w:div w:id="1296376120">
      <w:bodyDiv w:val="1"/>
      <w:marLeft w:val="0"/>
      <w:marRight w:val="0"/>
      <w:marTop w:val="0"/>
      <w:marBottom w:val="0"/>
      <w:divBdr>
        <w:top w:val="none" w:sz="0" w:space="0" w:color="auto"/>
        <w:left w:val="none" w:sz="0" w:space="0" w:color="auto"/>
        <w:bottom w:val="none" w:sz="0" w:space="0" w:color="auto"/>
        <w:right w:val="none" w:sz="0" w:space="0" w:color="auto"/>
      </w:divBdr>
    </w:div>
    <w:div w:id="1325739576">
      <w:bodyDiv w:val="1"/>
      <w:marLeft w:val="0"/>
      <w:marRight w:val="0"/>
      <w:marTop w:val="0"/>
      <w:marBottom w:val="0"/>
      <w:divBdr>
        <w:top w:val="none" w:sz="0" w:space="0" w:color="auto"/>
        <w:left w:val="none" w:sz="0" w:space="0" w:color="auto"/>
        <w:bottom w:val="none" w:sz="0" w:space="0" w:color="auto"/>
        <w:right w:val="none" w:sz="0" w:space="0" w:color="auto"/>
      </w:divBdr>
    </w:div>
    <w:div w:id="155264476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ja43/Library/Group%20Containers/UBF8T346G9.Office/User%20Content.localized/Templates.localized/BYU%20Template%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BYU Template letterhead.dotx</Template>
  <TotalTime>7</TotalTime>
  <Pages>2</Pages>
  <Words>457</Words>
  <Characters>2745</Characters>
  <Application>Microsoft Office Word</Application>
  <DocSecurity>0</DocSecurity>
  <Lines>549</Lines>
  <Paragraphs>228</Paragraphs>
  <ScaleCrop>false</ScaleCrop>
  <HeadingPairs>
    <vt:vector size="2" baseType="variant">
      <vt:variant>
        <vt:lpstr>Title</vt:lpstr>
      </vt:variant>
      <vt:variant>
        <vt:i4>1</vt:i4>
      </vt:variant>
    </vt:vector>
  </HeadingPairs>
  <TitlesOfParts>
    <vt:vector size="1" baseType="lpstr">
      <vt:lpstr>DEPARTMENT OF</vt:lpstr>
    </vt:vector>
  </TitlesOfParts>
  <Manager/>
  <Company>Brigham Young University</Company>
  <LinksUpToDate>false</LinksUpToDate>
  <CharactersWithSpaces>2974</CharactersWithSpaces>
  <SharedDoc>false</SharedDoc>
  <HyperlinkBase/>
  <HLinks>
    <vt:vector size="6" baseType="variant">
      <vt:variant>
        <vt:i4>4521999</vt:i4>
      </vt:variant>
      <vt:variant>
        <vt:i4>-1</vt:i4>
      </vt:variant>
      <vt:variant>
        <vt:i4>1026</vt:i4>
      </vt:variant>
      <vt:variant>
        <vt:i4>1</vt:i4>
      </vt:variant>
      <vt:variant>
        <vt:lpwstr>MedallionSM1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OF</dc:title>
  <dc:subject/>
  <dc:creator>Byron Adams</dc:creator>
  <cp:keywords/>
  <dc:description/>
  <cp:lastModifiedBy>Randy Klabacka</cp:lastModifiedBy>
  <cp:revision>7</cp:revision>
  <cp:lastPrinted>2024-02-09T20:12:00Z</cp:lastPrinted>
  <dcterms:created xsi:type="dcterms:W3CDTF">2026-04-14T23:29:00Z</dcterms:created>
  <dcterms:modified xsi:type="dcterms:W3CDTF">2026-04-14T23:35:00Z</dcterms:modified>
  <cp:category/>
</cp:coreProperties>
</file>